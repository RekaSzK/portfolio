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12D6F" w14:textId="7DBF9593" w:rsidR="00CF5CB7" w:rsidRPr="008B702D" w:rsidRDefault="001A7BB9" w:rsidP="005B66A6">
      <w:pPr>
        <w:spacing w:line="240" w:lineRule="auto"/>
        <w:jc w:val="center"/>
        <w:rPr>
          <w:rFonts w:ascii="Times New Roman" w:hAnsi="Times New Roman" w:cs="Times New Roman"/>
          <w:b/>
          <w:bCs/>
          <w:smallCaps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A75F053" wp14:editId="0BBEB1AB">
            <wp:simplePos x="0" y="0"/>
            <wp:positionH relativeFrom="page">
              <wp:align>left</wp:align>
            </wp:positionH>
            <wp:positionV relativeFrom="paragraph">
              <wp:posOffset>-4836795</wp:posOffset>
            </wp:positionV>
            <wp:extent cx="7576185" cy="719455"/>
            <wp:effectExtent l="0" t="0" r="5715" b="4445"/>
            <wp:wrapNone/>
            <wp:docPr id="96595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618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702D" w:rsidRPr="008B702D">
        <w:rPr>
          <w:rFonts w:ascii="Times New Roman" w:hAnsi="Times New Roman" w:cs="Times New Roman"/>
          <w:b/>
          <w:bCs/>
          <w:smallCaps/>
          <w:sz w:val="56"/>
          <w:szCs w:val="56"/>
        </w:rPr>
        <w:t>Code of Conduct</w:t>
      </w:r>
    </w:p>
    <w:p w14:paraId="5ABC341D" w14:textId="5449E2B3" w:rsidR="008B702D" w:rsidRPr="008B702D" w:rsidRDefault="008B702D" w:rsidP="005B66A6">
      <w:pPr>
        <w:spacing w:line="240" w:lineRule="auto"/>
        <w:jc w:val="center"/>
        <w:rPr>
          <w:rFonts w:ascii="Times New Roman" w:hAnsi="Times New Roman" w:cs="Times New Roman"/>
          <w:b/>
          <w:bCs/>
          <w:smallCaps/>
          <w:sz w:val="56"/>
          <w:szCs w:val="56"/>
        </w:rPr>
      </w:pPr>
      <w:r w:rsidRPr="008B702D">
        <w:rPr>
          <w:rFonts w:ascii="Times New Roman" w:hAnsi="Times New Roman" w:cs="Times New Roman"/>
          <w:b/>
          <w:bCs/>
          <w:smallCaps/>
          <w:sz w:val="56"/>
          <w:szCs w:val="56"/>
        </w:rPr>
        <w:t>Group B, Year 1 IT, Period 2</w:t>
      </w:r>
    </w:p>
    <w:p w14:paraId="0B9756EF" w14:textId="5433994F" w:rsidR="008B702D" w:rsidRDefault="008B702D" w:rsidP="005B66A6">
      <w:pPr>
        <w:pageBreakBefore/>
        <w:widowControl w:val="0"/>
        <w:spacing w:line="240" w:lineRule="auto"/>
        <w:jc w:val="both"/>
        <w:rPr>
          <w:rFonts w:ascii="Times New Roman" w:hAnsi="Times New Roman" w:cs="Times New Roman"/>
        </w:rPr>
        <w:sectPr w:rsidR="008B702D" w:rsidSect="008B702D">
          <w:footerReference w:type="default" r:id="rId11"/>
          <w:pgSz w:w="11906" w:h="16838" w:code="9"/>
          <w:pgMar w:top="1418" w:right="1418" w:bottom="1418" w:left="1418" w:header="709" w:footer="709" w:gutter="0"/>
          <w:cols w:space="708"/>
          <w:vAlign w:val="center"/>
          <w:docGrid w:linePitch="360"/>
        </w:sectPr>
      </w:pPr>
    </w:p>
    <w:p w14:paraId="4B70A62B" w14:textId="2725EAC1" w:rsidR="00320CC2" w:rsidRPr="00320CC2" w:rsidRDefault="00632891" w:rsidP="005B66A6">
      <w:pPr>
        <w:widowControl w:val="0"/>
        <w:spacing w:line="240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2" behindDoc="1" locked="0" layoutInCell="1" allowOverlap="1" wp14:anchorId="706346D3" wp14:editId="74ABAF13">
            <wp:simplePos x="0" y="0"/>
            <wp:positionH relativeFrom="page">
              <wp:align>left</wp:align>
            </wp:positionH>
            <wp:positionV relativeFrom="paragraph">
              <wp:posOffset>-895713</wp:posOffset>
            </wp:positionV>
            <wp:extent cx="7576185" cy="719455"/>
            <wp:effectExtent l="0" t="0" r="5715" b="4445"/>
            <wp:wrapNone/>
            <wp:docPr id="109810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618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0CC2" w:rsidRPr="00320CC2">
        <w:rPr>
          <w:rFonts w:ascii="Times New Roman" w:hAnsi="Times New Roman" w:cs="Times New Roman"/>
        </w:rPr>
        <w:t>The Code of Conduct contains the set of norms, rules and expectations that all team members are required to meet, while collaborating on a project. The Code of Conduct has been discussed and put together by all team members.</w:t>
      </w:r>
    </w:p>
    <w:p w14:paraId="3BA3A3A7" w14:textId="6BE04F99" w:rsidR="00320CC2" w:rsidRPr="00320CC2" w:rsidRDefault="00320CC2" w:rsidP="005B66A6">
      <w:pPr>
        <w:widowControl w:val="0"/>
        <w:spacing w:line="240" w:lineRule="auto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 xml:space="preserve">The Code of Conduct is up to review if all team members agree. The document may be amended in any </w:t>
      </w:r>
      <w:r w:rsidR="00106943" w:rsidRPr="00320CC2">
        <w:rPr>
          <w:rFonts w:ascii="Times New Roman" w:hAnsi="Times New Roman" w:cs="Times New Roman"/>
        </w:rPr>
        <w:t>way;</w:t>
      </w:r>
      <w:r w:rsidRPr="00320CC2">
        <w:rPr>
          <w:rFonts w:ascii="Times New Roman" w:hAnsi="Times New Roman" w:cs="Times New Roman"/>
        </w:rPr>
        <w:t xml:space="preserve"> </w:t>
      </w:r>
      <w:r w:rsidR="00275F24" w:rsidRPr="00320CC2">
        <w:rPr>
          <w:rFonts w:ascii="Times New Roman" w:hAnsi="Times New Roman" w:cs="Times New Roman"/>
        </w:rPr>
        <w:t>however,</w:t>
      </w:r>
      <w:r w:rsidRPr="00320CC2">
        <w:rPr>
          <w:rFonts w:ascii="Times New Roman" w:hAnsi="Times New Roman" w:cs="Times New Roman"/>
        </w:rPr>
        <w:t xml:space="preserve"> it is only valid if all team members sign it.</w:t>
      </w:r>
    </w:p>
    <w:p w14:paraId="0FCA03F4" w14:textId="71A3C66E" w:rsidR="00320CC2" w:rsidRPr="005B66A6" w:rsidRDefault="00320CC2" w:rsidP="00F80928">
      <w:pPr>
        <w:pStyle w:val="ListParagraph"/>
        <w:widowControl w:val="0"/>
        <w:numPr>
          <w:ilvl w:val="0"/>
          <w:numId w:val="10"/>
        </w:numPr>
        <w:spacing w:before="240" w:line="240" w:lineRule="auto"/>
        <w:ind w:left="426" w:hanging="437"/>
        <w:jc w:val="both"/>
        <w:rPr>
          <w:rFonts w:ascii="Times New Roman" w:hAnsi="Times New Roman" w:cs="Times New Roman"/>
          <w:b/>
          <w:bCs/>
          <w:smallCaps/>
          <w:sz w:val="28"/>
          <w:szCs w:val="28"/>
        </w:rPr>
      </w:pPr>
      <w:r w:rsidRPr="005B66A6">
        <w:rPr>
          <w:rFonts w:ascii="Times New Roman" w:hAnsi="Times New Roman" w:cs="Times New Roman"/>
          <w:b/>
          <w:bCs/>
          <w:smallCaps/>
          <w:sz w:val="28"/>
          <w:szCs w:val="28"/>
        </w:rPr>
        <w:t>Attendance</w:t>
      </w:r>
      <w:r w:rsidR="00E846AE">
        <w:rPr>
          <w:rFonts w:ascii="Times New Roman" w:hAnsi="Times New Roman" w:cs="Times New Roman"/>
          <w:b/>
          <w:bCs/>
          <w:smallCaps/>
          <w:sz w:val="28"/>
          <w:szCs w:val="28"/>
        </w:rPr>
        <w:t xml:space="preserve"> &amp; Work</w:t>
      </w:r>
    </w:p>
    <w:p w14:paraId="540669A7" w14:textId="53070473" w:rsidR="00320CC2" w:rsidRPr="00320CC2" w:rsidRDefault="00320CC2" w:rsidP="005B66A6">
      <w:pPr>
        <w:widowControl w:val="0"/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413A4573">
        <w:rPr>
          <w:rFonts w:ascii="Times New Roman" w:hAnsi="Times New Roman" w:cs="Times New Roman"/>
        </w:rPr>
        <w:t xml:space="preserve">The presence of all group members is </w:t>
      </w:r>
      <w:r w:rsidR="00E846AE">
        <w:rPr>
          <w:rFonts w:ascii="Times New Roman" w:hAnsi="Times New Roman" w:cs="Times New Roman"/>
        </w:rPr>
        <w:t>required</w:t>
      </w:r>
      <w:r w:rsidRPr="413A4573">
        <w:rPr>
          <w:rFonts w:ascii="Times New Roman" w:hAnsi="Times New Roman" w:cs="Times New Roman"/>
        </w:rPr>
        <w:t xml:space="preserve"> for every meeting.</w:t>
      </w:r>
    </w:p>
    <w:p w14:paraId="1510067C" w14:textId="77777777" w:rsidR="00320CC2" w:rsidRPr="00320CC2" w:rsidRDefault="00320CC2" w:rsidP="005B66A6">
      <w:pPr>
        <w:widowControl w:val="0"/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>Attendance is mandatory for all guided ateliers.</w:t>
      </w:r>
    </w:p>
    <w:p w14:paraId="730B3A85" w14:textId="0F5655DB" w:rsidR="00320CC2" w:rsidRPr="00320CC2" w:rsidRDefault="00320CC2" w:rsidP="005B66A6">
      <w:pPr>
        <w:widowControl w:val="0"/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12FE818">
        <w:rPr>
          <w:rFonts w:ascii="Times New Roman" w:hAnsi="Times New Roman" w:cs="Times New Roman"/>
        </w:rPr>
        <w:t>Tardiness</w:t>
      </w:r>
      <w:r w:rsidR="00E846AE">
        <w:rPr>
          <w:rFonts w:ascii="Times New Roman" w:hAnsi="Times New Roman" w:cs="Times New Roman"/>
        </w:rPr>
        <w:t xml:space="preserve"> and absence</w:t>
      </w:r>
      <w:r w:rsidRPr="012FE818">
        <w:rPr>
          <w:rFonts w:ascii="Times New Roman" w:hAnsi="Times New Roman" w:cs="Times New Roman"/>
        </w:rPr>
        <w:t xml:space="preserve"> must be communicated in due </w:t>
      </w:r>
      <w:r w:rsidR="003A09B2" w:rsidRPr="012FE818">
        <w:rPr>
          <w:rFonts w:ascii="Times New Roman" w:hAnsi="Times New Roman" w:cs="Times New Roman"/>
        </w:rPr>
        <w:t>time</w:t>
      </w:r>
      <w:r w:rsidR="003A09B2" w:rsidRPr="24575473">
        <w:rPr>
          <w:rFonts w:ascii="Times New Roman" w:hAnsi="Times New Roman" w:cs="Times New Roman"/>
        </w:rPr>
        <w:t>;</w:t>
      </w:r>
      <w:r w:rsidR="6A552B97" w:rsidRPr="24575473">
        <w:rPr>
          <w:rFonts w:ascii="Times New Roman" w:hAnsi="Times New Roman" w:cs="Times New Roman"/>
        </w:rPr>
        <w:t xml:space="preserve"> the team leader </w:t>
      </w:r>
      <w:r w:rsidR="6A552B97" w:rsidRPr="617D1836">
        <w:rPr>
          <w:rFonts w:ascii="Times New Roman" w:hAnsi="Times New Roman" w:cs="Times New Roman"/>
        </w:rPr>
        <w:t xml:space="preserve">reports this to the teacher </w:t>
      </w:r>
      <w:del w:id="0" w:author="Microsoft Word" w:date="2026-02-02T03:51:00Z">
        <w:r w:rsidR="6A552B97" w:rsidRPr="617D1836">
          <w:rPr>
            <w:rFonts w:ascii="Times New Roman" w:hAnsi="Times New Roman" w:cs="Times New Roman"/>
          </w:rPr>
          <w:delText>i</w:delText>
        </w:r>
      </w:del>
      <w:ins w:id="1" w:author="Microsoft Word" w:date="2026-02-02T03:51:00Z">
        <w:r w:rsidR="6A552B97" w:rsidRPr="72EAD900">
          <w:rPr>
            <w:rFonts w:ascii="Times New Roman" w:hAnsi="Times New Roman" w:cs="Times New Roman"/>
          </w:rPr>
          <w:t>if necessary</w:t>
        </w:r>
      </w:ins>
      <w:r w:rsidRPr="72EAD900">
        <w:rPr>
          <w:rFonts w:ascii="Times New Roman" w:hAnsi="Times New Roman" w:cs="Times New Roman"/>
        </w:rPr>
        <w:t>.</w:t>
      </w:r>
      <w:ins w:id="2" w:author="Microsoft Word" w:date="2026-02-02T03:51:00Z">
        <w:r w:rsidR="00D53764" w:rsidRPr="00D53764">
          <w:rPr>
            <w:rFonts w:ascii="Times New Roman" w:hAnsi="Times New Roman" w:cs="Times New Roman"/>
          </w:rPr>
          <w:t xml:space="preserve"> </w:t>
        </w:r>
        <w:del w:id="3" w:author="Microsoft Word" w:date="2026-02-02T12:52:00Z" w16du:dateUtc="2026-02-02T11:52:00Z">
          <w:r w:rsidR="00D53764" w:rsidRPr="72EAD900">
            <w:rPr>
              <w:rFonts w:ascii="Times New Roman" w:hAnsi="Times New Roman" w:cs="Times New Roman"/>
            </w:rPr>
            <w:delText>The team leader reports the absence to the teacher.</w:delText>
          </w:r>
        </w:del>
      </w:ins>
    </w:p>
    <w:p w14:paraId="1AF0C1F8" w14:textId="689C8C43" w:rsidR="43715D67" w:rsidRDefault="00B52253" w:rsidP="33D913E1">
      <w:pPr>
        <w:widowControl w:val="0"/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 must be divided into equal parts and agreed upon by all team members.</w:t>
      </w:r>
    </w:p>
    <w:p w14:paraId="47AB5ED7" w14:textId="2EE048D0" w:rsidR="43715D67" w:rsidRPr="004975C3" w:rsidRDefault="56889A95" w:rsidP="004975C3">
      <w:pPr>
        <w:widowControl w:val="0"/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6412333F">
        <w:rPr>
          <w:rFonts w:ascii="Times New Roman" w:eastAsia="Times New Roman" w:hAnsi="Times New Roman" w:cs="Times New Roman"/>
        </w:rPr>
        <w:t>Usage of AI tools is seen as useful only if not used excessively or with mindless reliance</w:t>
      </w:r>
      <w:r w:rsidR="00F600C4">
        <w:rPr>
          <w:rFonts w:ascii="Times New Roman" w:eastAsia="Times New Roman" w:hAnsi="Times New Roman" w:cs="Times New Roman"/>
        </w:rPr>
        <w:t>. All team members must be able to understand the code.</w:t>
      </w:r>
    </w:p>
    <w:p w14:paraId="10D0F9C7" w14:textId="4B1C7A02" w:rsidR="00320CC2" w:rsidRPr="00320CC2" w:rsidRDefault="00320CC2" w:rsidP="00F80928">
      <w:pPr>
        <w:pStyle w:val="ListParagraph"/>
        <w:widowControl w:val="0"/>
        <w:numPr>
          <w:ilvl w:val="0"/>
          <w:numId w:val="10"/>
        </w:numPr>
        <w:spacing w:before="240" w:line="240" w:lineRule="auto"/>
        <w:ind w:left="426" w:hanging="437"/>
        <w:jc w:val="both"/>
        <w:rPr>
          <w:rFonts w:ascii="Times New Roman" w:hAnsi="Times New Roman" w:cs="Times New Roman"/>
          <w:b/>
          <w:bCs/>
          <w:smallCaps/>
          <w:sz w:val="28"/>
          <w:szCs w:val="28"/>
        </w:rPr>
      </w:pPr>
      <w:r w:rsidRPr="00320CC2">
        <w:rPr>
          <w:rFonts w:ascii="Times New Roman" w:hAnsi="Times New Roman" w:cs="Times New Roman"/>
          <w:b/>
          <w:bCs/>
          <w:smallCaps/>
          <w:sz w:val="28"/>
          <w:szCs w:val="28"/>
        </w:rPr>
        <w:t>Communication</w:t>
      </w:r>
    </w:p>
    <w:p w14:paraId="3C0B0BB4" w14:textId="77777777" w:rsidR="00320CC2" w:rsidRPr="00320CC2" w:rsidRDefault="00320CC2" w:rsidP="005B66A6">
      <w:pPr>
        <w:widowControl w:val="0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>The language of all team discussions must be English. All team members must treat each other with respect and honour differences in personal views.</w:t>
      </w:r>
    </w:p>
    <w:p w14:paraId="0ECCCC04" w14:textId="77777777" w:rsidR="00320CC2" w:rsidRPr="00320CC2" w:rsidRDefault="00320CC2" w:rsidP="005B66A6">
      <w:pPr>
        <w:widowControl w:val="0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>Every team member has the right to express their personal opinions regarding any part of the project. Every team member’s opinion must be respected and considered thoroughly.</w:t>
      </w:r>
    </w:p>
    <w:p w14:paraId="349EC268" w14:textId="77777777" w:rsidR="005B66A6" w:rsidRDefault="00320CC2" w:rsidP="005B66A6">
      <w:pPr>
        <w:widowControl w:val="0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 xml:space="preserve">Outside of working hours, the team members </w:t>
      </w:r>
      <w:proofErr w:type="gramStart"/>
      <w:r w:rsidRPr="00320CC2">
        <w:rPr>
          <w:rFonts w:ascii="Times New Roman" w:hAnsi="Times New Roman" w:cs="Times New Roman"/>
        </w:rPr>
        <w:t>are able to</w:t>
      </w:r>
      <w:proofErr w:type="gramEnd"/>
      <w:r w:rsidRPr="00320CC2">
        <w:rPr>
          <w:rFonts w:ascii="Times New Roman" w:hAnsi="Times New Roman" w:cs="Times New Roman"/>
        </w:rPr>
        <w:t xml:space="preserve"> communicate and share ideas online.</w:t>
      </w:r>
    </w:p>
    <w:p w14:paraId="6C0BD745" w14:textId="4B1F6481" w:rsidR="00320CC2" w:rsidRPr="00320CC2" w:rsidRDefault="00320CC2" w:rsidP="005B66A6">
      <w:pPr>
        <w:widowControl w:val="0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 xml:space="preserve">Team members are obligated to reply to the messages on a group chat within </w:t>
      </w:r>
      <w:r w:rsidR="00A2592D">
        <w:rPr>
          <w:rFonts w:ascii="Times New Roman" w:hAnsi="Times New Roman" w:cs="Times New Roman"/>
        </w:rPr>
        <w:t xml:space="preserve">the next </w:t>
      </w:r>
      <w:r w:rsidR="0060310F">
        <w:rPr>
          <w:rFonts w:ascii="Times New Roman" w:hAnsi="Times New Roman" w:cs="Times New Roman"/>
        </w:rPr>
        <w:t>work</w:t>
      </w:r>
      <w:r w:rsidR="00A2592D">
        <w:rPr>
          <w:rFonts w:ascii="Times New Roman" w:hAnsi="Times New Roman" w:cs="Times New Roman"/>
        </w:rPr>
        <w:t>day</w:t>
      </w:r>
      <w:r w:rsidR="00A36A9E">
        <w:rPr>
          <w:rFonts w:ascii="Times New Roman" w:hAnsi="Times New Roman" w:cs="Times New Roman"/>
        </w:rPr>
        <w:t xml:space="preserve">. </w:t>
      </w:r>
      <w:r w:rsidRPr="00320CC2">
        <w:rPr>
          <w:rFonts w:ascii="Times New Roman" w:hAnsi="Times New Roman" w:cs="Times New Roman"/>
        </w:rPr>
        <w:t>If there is no reply from a team member, it needs to be excused. If not, strike is given.</w:t>
      </w:r>
    </w:p>
    <w:p w14:paraId="1D4E6DED" w14:textId="1E818861" w:rsidR="00320CC2" w:rsidRPr="00320CC2" w:rsidRDefault="00320CC2" w:rsidP="00F80928">
      <w:pPr>
        <w:pStyle w:val="ListParagraph"/>
        <w:widowControl w:val="0"/>
        <w:numPr>
          <w:ilvl w:val="0"/>
          <w:numId w:val="10"/>
        </w:numPr>
        <w:spacing w:before="240" w:line="240" w:lineRule="auto"/>
        <w:ind w:left="426" w:hanging="437"/>
        <w:jc w:val="both"/>
        <w:rPr>
          <w:rFonts w:ascii="Times New Roman" w:hAnsi="Times New Roman" w:cs="Times New Roman"/>
          <w:b/>
          <w:bCs/>
          <w:smallCaps/>
          <w:sz w:val="28"/>
          <w:szCs w:val="28"/>
        </w:rPr>
      </w:pPr>
      <w:r w:rsidRPr="00320CC2">
        <w:rPr>
          <w:rFonts w:ascii="Times New Roman" w:hAnsi="Times New Roman" w:cs="Times New Roman"/>
          <w:b/>
          <w:bCs/>
          <w:smallCaps/>
          <w:sz w:val="28"/>
          <w:szCs w:val="28"/>
        </w:rPr>
        <w:t>Meetings and Work Atmosphere</w:t>
      </w:r>
    </w:p>
    <w:p w14:paraId="64DBDA50" w14:textId="2CA550CB" w:rsidR="00320CC2" w:rsidRPr="00320CC2" w:rsidRDefault="00320CC2" w:rsidP="005B66A6">
      <w:pPr>
        <w:widowControl w:val="0"/>
        <w:numPr>
          <w:ilvl w:val="0"/>
          <w:numId w:val="7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>All meetings are required to move the project</w:t>
      </w:r>
      <w:r w:rsidR="4A59C17D" w:rsidRPr="02D56785">
        <w:rPr>
          <w:rFonts w:ascii="Times New Roman" w:hAnsi="Times New Roman" w:cs="Times New Roman"/>
        </w:rPr>
        <w:t xml:space="preserve"> forward </w:t>
      </w:r>
      <w:r w:rsidRPr="02D56785">
        <w:rPr>
          <w:rFonts w:ascii="Times New Roman" w:hAnsi="Times New Roman" w:cs="Times New Roman"/>
        </w:rPr>
        <w:t>project</w:t>
      </w:r>
      <w:r w:rsidRPr="00320CC2">
        <w:rPr>
          <w:rFonts w:ascii="Times New Roman" w:hAnsi="Times New Roman" w:cs="Times New Roman"/>
        </w:rPr>
        <w:t>, whether it is verbal discussion, debating, or designing.</w:t>
      </w:r>
    </w:p>
    <w:p w14:paraId="61531843" w14:textId="595E73FB" w:rsidR="00320CC2" w:rsidRPr="00320CC2" w:rsidRDefault="00320CC2" w:rsidP="005B66A6">
      <w:pPr>
        <w:widowControl w:val="0"/>
        <w:numPr>
          <w:ilvl w:val="0"/>
          <w:numId w:val="7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>All meetings must start with a discussion of a daily goal, a milestone that team members are required to work towards during the meeting. The goal can be shared between team members, but personal daily goals may be agreed upon as well.</w:t>
      </w:r>
    </w:p>
    <w:p w14:paraId="4BD69D14" w14:textId="1748969F" w:rsidR="00320CC2" w:rsidRPr="00320CC2" w:rsidRDefault="00320CC2" w:rsidP="005B66A6">
      <w:pPr>
        <w:widowControl w:val="0"/>
        <w:numPr>
          <w:ilvl w:val="0"/>
          <w:numId w:val="7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>The work must be divided and equally shared between the team members. After a portion of the work has been finished, the team reviews it together and agrees on any improvements.</w:t>
      </w:r>
    </w:p>
    <w:p w14:paraId="0354E0D6" w14:textId="1893332E" w:rsidR="00320CC2" w:rsidRPr="00320CC2" w:rsidRDefault="00320CC2" w:rsidP="005B66A6">
      <w:pPr>
        <w:widowControl w:val="0"/>
        <w:numPr>
          <w:ilvl w:val="0"/>
          <w:numId w:val="7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>The location of the meetings is required to be quiet, far from any disruptive noise.</w:t>
      </w:r>
    </w:p>
    <w:p w14:paraId="6A4219AD" w14:textId="78E02C5D" w:rsidR="00320CC2" w:rsidRPr="00320CC2" w:rsidRDefault="00320CC2" w:rsidP="00F80928">
      <w:pPr>
        <w:pStyle w:val="ListParagraph"/>
        <w:widowControl w:val="0"/>
        <w:numPr>
          <w:ilvl w:val="0"/>
          <w:numId w:val="10"/>
        </w:numPr>
        <w:spacing w:before="240" w:line="240" w:lineRule="auto"/>
        <w:ind w:left="426" w:hanging="437"/>
        <w:jc w:val="both"/>
        <w:rPr>
          <w:rFonts w:ascii="Times New Roman" w:hAnsi="Times New Roman" w:cs="Times New Roman"/>
          <w:b/>
          <w:bCs/>
          <w:smallCaps/>
          <w:sz w:val="28"/>
          <w:szCs w:val="28"/>
        </w:rPr>
      </w:pPr>
      <w:r w:rsidRPr="00320CC2">
        <w:rPr>
          <w:rFonts w:ascii="Times New Roman" w:hAnsi="Times New Roman" w:cs="Times New Roman"/>
          <w:b/>
          <w:bCs/>
          <w:smallCaps/>
          <w:sz w:val="28"/>
          <w:szCs w:val="28"/>
        </w:rPr>
        <w:t>Respect</w:t>
      </w:r>
    </w:p>
    <w:p w14:paraId="04DFFAF0" w14:textId="77777777" w:rsidR="00320CC2" w:rsidRPr="00320CC2" w:rsidRDefault="00320CC2" w:rsidP="005B66A6">
      <w:pPr>
        <w:widowControl w:val="0"/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>Discrimination towards any team member (due to cultural background or other differences) is forbidden.</w:t>
      </w:r>
    </w:p>
    <w:p w14:paraId="1FAA81B0" w14:textId="77777777" w:rsidR="00320CC2" w:rsidRPr="00320CC2" w:rsidRDefault="00320CC2" w:rsidP="005B66A6">
      <w:pPr>
        <w:widowControl w:val="0"/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>No team member should feel excluded from the discussion or feel like their opinion is not heard by the others. It is every team member's responsibility to include everyone in discussions.</w:t>
      </w:r>
    </w:p>
    <w:p w14:paraId="6B3DEEC3" w14:textId="5AAE1D35" w:rsidR="00320CC2" w:rsidRPr="00320CC2" w:rsidRDefault="00320CC2" w:rsidP="005B66A6">
      <w:pPr>
        <w:widowControl w:val="0"/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>Any team member requiring specific working conditions (due to disability, psychological disorder or other personal circumstances) must be accommodated as best as possible.</w:t>
      </w:r>
    </w:p>
    <w:p w14:paraId="41FDA706" w14:textId="7C423F34" w:rsidR="00320CC2" w:rsidRPr="00320CC2" w:rsidRDefault="00320CC2" w:rsidP="005B66A6">
      <w:pPr>
        <w:widowControl w:val="0"/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lastRenderedPageBreak/>
        <w:t>Any given feedback must strive to be constructive instead of criticising.</w:t>
      </w:r>
    </w:p>
    <w:p w14:paraId="3AFD7882" w14:textId="17944BD0" w:rsidR="00320CC2" w:rsidRPr="00320CC2" w:rsidRDefault="0089700D" w:rsidP="00F80928">
      <w:pPr>
        <w:pStyle w:val="ListParagraph"/>
        <w:widowControl w:val="0"/>
        <w:numPr>
          <w:ilvl w:val="0"/>
          <w:numId w:val="10"/>
        </w:numPr>
        <w:spacing w:before="240" w:line="240" w:lineRule="auto"/>
        <w:ind w:left="426" w:hanging="437"/>
        <w:jc w:val="both"/>
        <w:rPr>
          <w:rFonts w:ascii="Times New Roman" w:hAnsi="Times New Roman" w:cs="Times New Roman"/>
          <w:b/>
          <w:bCs/>
          <w:smallCap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3" behindDoc="1" locked="0" layoutInCell="1" allowOverlap="1" wp14:anchorId="16FF0922" wp14:editId="2F2D260F">
            <wp:simplePos x="0" y="0"/>
            <wp:positionH relativeFrom="page">
              <wp:align>left</wp:align>
            </wp:positionH>
            <wp:positionV relativeFrom="paragraph">
              <wp:posOffset>-895894</wp:posOffset>
            </wp:positionV>
            <wp:extent cx="7576185" cy="719455"/>
            <wp:effectExtent l="0" t="0" r="5715" b="4445"/>
            <wp:wrapNone/>
            <wp:docPr id="208412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618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0CC2" w:rsidRPr="00320CC2">
        <w:rPr>
          <w:rFonts w:ascii="Times New Roman" w:hAnsi="Times New Roman" w:cs="Times New Roman"/>
          <w:b/>
          <w:bCs/>
          <w:smallCaps/>
          <w:sz w:val="28"/>
          <w:szCs w:val="28"/>
        </w:rPr>
        <w:t>Disciplinary Action</w:t>
      </w:r>
    </w:p>
    <w:p w14:paraId="2904D936" w14:textId="77777777" w:rsidR="00320CC2" w:rsidRPr="00320CC2" w:rsidRDefault="00320CC2" w:rsidP="005B66A6">
      <w:pPr>
        <w:widowControl w:val="0"/>
        <w:numPr>
          <w:ilvl w:val="0"/>
          <w:numId w:val="9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>The team uses the strike system to ensure that every team member follows the Code of Conduct.</w:t>
      </w:r>
    </w:p>
    <w:p w14:paraId="3A0DB91F" w14:textId="0660A39D" w:rsidR="00320CC2" w:rsidRPr="00320CC2" w:rsidRDefault="00320CC2" w:rsidP="005B66A6">
      <w:pPr>
        <w:widowControl w:val="0"/>
        <w:numPr>
          <w:ilvl w:val="0"/>
          <w:numId w:val="9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 xml:space="preserve">The upper limit of awarded strikes is three. After three strikes, the group requests </w:t>
      </w:r>
      <w:r w:rsidR="0085060A" w:rsidRPr="00320CC2">
        <w:rPr>
          <w:rFonts w:ascii="Times New Roman" w:hAnsi="Times New Roman" w:cs="Times New Roman"/>
        </w:rPr>
        <w:t>a meeting</w:t>
      </w:r>
      <w:r w:rsidRPr="00320CC2">
        <w:rPr>
          <w:rFonts w:ascii="Times New Roman" w:hAnsi="Times New Roman" w:cs="Times New Roman"/>
        </w:rPr>
        <w:t xml:space="preserve"> with Miguel Ranchor or another lecturer to discuss the team member’s behaviour.</w:t>
      </w:r>
    </w:p>
    <w:p w14:paraId="437F1F33" w14:textId="1E288E20" w:rsidR="00320CC2" w:rsidRPr="00320CC2" w:rsidRDefault="00320CC2" w:rsidP="005B66A6">
      <w:pPr>
        <w:widowControl w:val="0"/>
        <w:numPr>
          <w:ilvl w:val="0"/>
          <w:numId w:val="9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>Strikes may be given due to lack of teamwork, missing deadlines or not being present on the group meetings, without any excuse.</w:t>
      </w:r>
    </w:p>
    <w:p w14:paraId="5E867CC2" w14:textId="2C65054D" w:rsidR="251C4D0C" w:rsidRDefault="5784F7C4" w:rsidP="5C674FE3">
      <w:pPr>
        <w:widowControl w:val="0"/>
        <w:numPr>
          <w:ilvl w:val="0"/>
          <w:numId w:val="9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108BA062">
        <w:rPr>
          <w:rFonts w:ascii="Times New Roman" w:eastAsia="Times New Roman" w:hAnsi="Times New Roman" w:cs="Times New Roman"/>
        </w:rPr>
        <w:t>Team members</w:t>
      </w:r>
      <w:r w:rsidRPr="1C60B0AB">
        <w:rPr>
          <w:rFonts w:ascii="Times New Roman" w:eastAsia="Times New Roman" w:hAnsi="Times New Roman" w:cs="Times New Roman"/>
        </w:rPr>
        <w:t xml:space="preserve"> can vote on a strike</w:t>
      </w:r>
      <w:r w:rsidR="0011505C">
        <w:rPr>
          <w:rFonts w:ascii="Times New Roman" w:eastAsia="Times New Roman" w:hAnsi="Times New Roman" w:cs="Times New Roman"/>
        </w:rPr>
        <w:t>. A</w:t>
      </w:r>
      <w:r w:rsidRPr="1C60B0AB">
        <w:rPr>
          <w:rFonts w:ascii="Times New Roman" w:eastAsia="Times New Roman" w:hAnsi="Times New Roman" w:cs="Times New Roman"/>
        </w:rPr>
        <w:t xml:space="preserve"> vote on a strike can be started at any moment for any reason</w:t>
      </w:r>
      <w:r w:rsidR="004E2AC5">
        <w:rPr>
          <w:rFonts w:ascii="Times New Roman" w:eastAsia="Times New Roman" w:hAnsi="Times New Roman" w:cs="Times New Roman"/>
        </w:rPr>
        <w:t>.</w:t>
      </w:r>
      <w:r w:rsidRPr="1C60B0AB">
        <w:rPr>
          <w:rFonts w:ascii="Times New Roman" w:eastAsia="Times New Roman" w:hAnsi="Times New Roman" w:cs="Times New Roman"/>
        </w:rPr>
        <w:t xml:space="preserve"> </w:t>
      </w:r>
      <w:r w:rsidR="004E2AC5">
        <w:rPr>
          <w:rFonts w:ascii="Times New Roman" w:eastAsia="Times New Roman" w:hAnsi="Times New Roman" w:cs="Times New Roman"/>
        </w:rPr>
        <w:t>I</w:t>
      </w:r>
      <w:r w:rsidRPr="1C60B0AB">
        <w:rPr>
          <w:rFonts w:ascii="Times New Roman" w:eastAsia="Times New Roman" w:hAnsi="Times New Roman" w:cs="Times New Roman"/>
        </w:rPr>
        <w:t xml:space="preserve">f </w:t>
      </w:r>
      <w:proofErr w:type="gramStart"/>
      <w:r w:rsidRPr="1C60B0AB">
        <w:rPr>
          <w:rFonts w:ascii="Times New Roman" w:eastAsia="Times New Roman" w:hAnsi="Times New Roman" w:cs="Times New Roman"/>
        </w:rPr>
        <w:t>the majority of</w:t>
      </w:r>
      <w:proofErr w:type="gramEnd"/>
      <w:r w:rsidRPr="1C60B0AB">
        <w:rPr>
          <w:rFonts w:ascii="Times New Roman" w:eastAsia="Times New Roman" w:hAnsi="Times New Roman" w:cs="Times New Roman"/>
        </w:rPr>
        <w:t xml:space="preserve"> the group votes on a strike, the team member </w:t>
      </w:r>
      <w:r w:rsidRPr="5E4E6A0C">
        <w:rPr>
          <w:rFonts w:ascii="Times New Roman" w:eastAsia="Times New Roman" w:hAnsi="Times New Roman" w:cs="Times New Roman"/>
        </w:rPr>
        <w:t>receives</w:t>
      </w:r>
      <w:r w:rsidRPr="1C60B0AB">
        <w:rPr>
          <w:rFonts w:ascii="Times New Roman" w:eastAsia="Times New Roman" w:hAnsi="Times New Roman" w:cs="Times New Roman"/>
        </w:rPr>
        <w:t xml:space="preserve"> that strike</w:t>
      </w:r>
      <w:r w:rsidR="004E2AC5">
        <w:rPr>
          <w:rFonts w:ascii="Times New Roman" w:eastAsia="Times New Roman" w:hAnsi="Times New Roman" w:cs="Times New Roman"/>
        </w:rPr>
        <w:t>.</w:t>
      </w:r>
    </w:p>
    <w:p w14:paraId="7EDCBFCA" w14:textId="7B70AFC3" w:rsidR="00320CC2" w:rsidRPr="00320CC2" w:rsidRDefault="00320CC2" w:rsidP="0085060A">
      <w:pPr>
        <w:pStyle w:val="ListParagraph"/>
        <w:widowControl w:val="0"/>
        <w:numPr>
          <w:ilvl w:val="0"/>
          <w:numId w:val="10"/>
        </w:numPr>
        <w:spacing w:before="240" w:line="240" w:lineRule="auto"/>
        <w:ind w:left="426" w:hanging="437"/>
        <w:jc w:val="both"/>
        <w:rPr>
          <w:rFonts w:ascii="Times New Roman" w:hAnsi="Times New Roman" w:cs="Times New Roman"/>
          <w:b/>
          <w:bCs/>
          <w:smallCaps/>
          <w:sz w:val="28"/>
          <w:szCs w:val="28"/>
        </w:rPr>
      </w:pPr>
      <w:r w:rsidRPr="00320CC2">
        <w:rPr>
          <w:rFonts w:ascii="Times New Roman" w:hAnsi="Times New Roman" w:cs="Times New Roman"/>
          <w:b/>
          <w:bCs/>
          <w:smallCaps/>
          <w:sz w:val="28"/>
          <w:szCs w:val="28"/>
        </w:rPr>
        <w:t>Contact Information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3900"/>
      </w:tblGrid>
      <w:tr w:rsidR="00320CC2" w:rsidRPr="00320CC2" w14:paraId="48C24736" w14:textId="77777777" w:rsidTr="553429CA">
        <w:trPr>
          <w:trHeight w:val="823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B6A788" w14:textId="372425DA" w:rsidR="00320CC2" w:rsidRPr="00320CC2" w:rsidRDefault="58D64CB6" w:rsidP="005D7AF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20E64E64">
              <w:rPr>
                <w:rFonts w:ascii="Times New Roman" w:hAnsi="Times New Roman" w:cs="Times New Roman"/>
              </w:rPr>
              <w:t>Full</w:t>
            </w:r>
            <w:r w:rsidR="4278CC8A" w:rsidRPr="20E64E64">
              <w:rPr>
                <w:rFonts w:ascii="Times New Roman" w:hAnsi="Times New Roman" w:cs="Times New Roman"/>
              </w:rPr>
              <w:t xml:space="preserve"> </w:t>
            </w:r>
            <w:r w:rsidRPr="20E64E64">
              <w:rPr>
                <w:rFonts w:ascii="Times New Roman" w:hAnsi="Times New Roman" w:cs="Times New Roman"/>
              </w:rPr>
              <w:t>name</w:t>
            </w:r>
            <w:r w:rsidR="00320CC2" w:rsidRPr="00320CC2">
              <w:rPr>
                <w:rFonts w:ascii="Times New Roman" w:hAnsi="Times New Roman" w:cs="Times New Roman"/>
              </w:rPr>
              <w:t xml:space="preserve">: </w:t>
            </w:r>
            <w:r w:rsidR="00B51985">
              <w:rPr>
                <w:rFonts w:ascii="Times New Roman" w:hAnsi="Times New Roman" w:cs="Times New Roman"/>
              </w:rPr>
              <w:t>Lorenzo Nocivelli</w:t>
            </w:r>
          </w:p>
          <w:p w14:paraId="4AC8BE20" w14:textId="0BF591DB" w:rsidR="00320CC2" w:rsidRPr="00320CC2" w:rsidRDefault="00320CC2" w:rsidP="005D7AF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CC2">
              <w:rPr>
                <w:rFonts w:ascii="Times New Roman" w:hAnsi="Times New Roman" w:cs="Times New Roman"/>
              </w:rPr>
              <w:t xml:space="preserve">Role: Team </w:t>
            </w:r>
            <w:r w:rsidR="008913F0"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329D88" w14:textId="593CA276" w:rsidR="00320CC2" w:rsidRPr="00320CC2" w:rsidRDefault="00320CC2" w:rsidP="005D7AF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CC2">
              <w:rPr>
                <w:rFonts w:ascii="Times New Roman" w:hAnsi="Times New Roman" w:cs="Times New Roman"/>
              </w:rPr>
              <w:t>Full name</w:t>
            </w:r>
            <w:r w:rsidR="00B51985">
              <w:rPr>
                <w:rFonts w:ascii="Times New Roman" w:hAnsi="Times New Roman" w:cs="Times New Roman"/>
              </w:rPr>
              <w:t xml:space="preserve">: </w:t>
            </w:r>
            <w:r w:rsidR="00B51985" w:rsidRPr="00320CC2">
              <w:rPr>
                <w:rFonts w:ascii="Times New Roman" w:hAnsi="Times New Roman" w:cs="Times New Roman"/>
              </w:rPr>
              <w:t xml:space="preserve">Réka </w:t>
            </w:r>
            <w:r w:rsidR="00B51985">
              <w:rPr>
                <w:rFonts w:ascii="Times New Roman" w:hAnsi="Times New Roman" w:cs="Times New Roman"/>
              </w:rPr>
              <w:t>L.</w:t>
            </w:r>
            <w:r w:rsidR="00B51985" w:rsidRPr="00320CC2">
              <w:rPr>
                <w:rFonts w:ascii="Times New Roman" w:hAnsi="Times New Roman" w:cs="Times New Roman"/>
              </w:rPr>
              <w:t xml:space="preserve"> Szunyogh-Kocsis</w:t>
            </w:r>
          </w:p>
          <w:p w14:paraId="29D418A5" w14:textId="1A6491C1" w:rsidR="00320CC2" w:rsidRPr="00320CC2" w:rsidRDefault="00320CC2" w:rsidP="005D7AF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CC2">
              <w:rPr>
                <w:rFonts w:ascii="Times New Roman" w:hAnsi="Times New Roman" w:cs="Times New Roman"/>
              </w:rPr>
              <w:t xml:space="preserve">Role: </w:t>
            </w:r>
            <w:r w:rsidR="00F46D27">
              <w:rPr>
                <w:rFonts w:ascii="Times New Roman" w:hAnsi="Times New Roman" w:cs="Times New Roman"/>
              </w:rPr>
              <w:t>Team Member</w:t>
            </w:r>
          </w:p>
        </w:tc>
      </w:tr>
      <w:tr w:rsidR="00320CC2" w:rsidRPr="00320CC2" w14:paraId="72750BDE" w14:textId="77777777" w:rsidTr="553429CA">
        <w:trPr>
          <w:trHeight w:val="810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6B532A" w14:textId="77777777" w:rsidR="00320CC2" w:rsidRDefault="00320CC2" w:rsidP="005D7AF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CC2">
              <w:rPr>
                <w:rFonts w:ascii="Times New Roman" w:hAnsi="Times New Roman" w:cs="Times New Roman"/>
              </w:rPr>
              <w:t xml:space="preserve">Full name: </w:t>
            </w:r>
            <w:r w:rsidR="0003132A">
              <w:rPr>
                <w:rFonts w:ascii="Times New Roman" w:hAnsi="Times New Roman" w:cs="Times New Roman"/>
              </w:rPr>
              <w:t xml:space="preserve">Kristian A. </w:t>
            </w:r>
            <w:proofErr w:type="spellStart"/>
            <w:r w:rsidR="0003132A">
              <w:rPr>
                <w:rFonts w:ascii="Times New Roman" w:hAnsi="Times New Roman" w:cs="Times New Roman"/>
              </w:rPr>
              <w:t>Endrev</w:t>
            </w:r>
            <w:proofErr w:type="spellEnd"/>
          </w:p>
          <w:p w14:paraId="13C57994" w14:textId="5B622B94" w:rsidR="00F46D27" w:rsidRPr="00320CC2" w:rsidRDefault="00F46D27" w:rsidP="005D7AF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CC2">
              <w:rPr>
                <w:rFonts w:ascii="Times New Roman" w:hAnsi="Times New Roman" w:cs="Times New Roman"/>
              </w:rPr>
              <w:t xml:space="preserve">Role: </w:t>
            </w:r>
            <w:r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C1661B" w14:textId="77777777" w:rsidR="00320CC2" w:rsidRDefault="00320CC2" w:rsidP="005D7AF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CC2">
              <w:rPr>
                <w:rFonts w:ascii="Times New Roman" w:hAnsi="Times New Roman" w:cs="Times New Roman"/>
              </w:rPr>
              <w:t xml:space="preserve">Full name: </w:t>
            </w:r>
            <w:r w:rsidR="008C54D6">
              <w:rPr>
                <w:rFonts w:ascii="Times New Roman" w:hAnsi="Times New Roman" w:cs="Times New Roman"/>
              </w:rPr>
              <w:t>Oleksii Khomiak</w:t>
            </w:r>
          </w:p>
          <w:p w14:paraId="3C1E5379" w14:textId="1376D860" w:rsidR="00F46D27" w:rsidRPr="00320CC2" w:rsidRDefault="00F46D27" w:rsidP="005D7AF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CC2">
              <w:rPr>
                <w:rFonts w:ascii="Times New Roman" w:hAnsi="Times New Roman" w:cs="Times New Roman"/>
              </w:rPr>
              <w:t xml:space="preserve">Role: </w:t>
            </w:r>
            <w:r>
              <w:rPr>
                <w:rFonts w:ascii="Times New Roman" w:hAnsi="Times New Roman" w:cs="Times New Roman"/>
              </w:rPr>
              <w:t>Team Member</w:t>
            </w:r>
          </w:p>
        </w:tc>
      </w:tr>
      <w:tr w:rsidR="00320CC2" w:rsidRPr="00320CC2" w14:paraId="41C7027E" w14:textId="77777777" w:rsidTr="553429CA">
        <w:trPr>
          <w:trHeight w:val="810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0C9AC6" w14:textId="28F04351" w:rsidR="00320CC2" w:rsidRDefault="00320CC2" w:rsidP="005D7AF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CC2">
              <w:rPr>
                <w:rFonts w:ascii="Times New Roman" w:hAnsi="Times New Roman" w:cs="Times New Roman"/>
              </w:rPr>
              <w:t xml:space="preserve">Full name: </w:t>
            </w:r>
            <w:r w:rsidR="424BA02A" w:rsidRPr="2D5292BE">
              <w:rPr>
                <w:rFonts w:ascii="Times New Roman" w:hAnsi="Times New Roman" w:cs="Times New Roman"/>
              </w:rPr>
              <w:t>A</w:t>
            </w:r>
            <w:r w:rsidR="1FC44DB7" w:rsidRPr="2D5292BE">
              <w:rPr>
                <w:rFonts w:ascii="Times New Roman" w:hAnsi="Times New Roman" w:cs="Times New Roman"/>
              </w:rPr>
              <w:t>min</w:t>
            </w:r>
            <w:r w:rsidR="00DA03B4">
              <w:rPr>
                <w:rFonts w:ascii="Times New Roman" w:hAnsi="Times New Roman" w:cs="Times New Roman"/>
              </w:rPr>
              <w:t xml:space="preserve"> Kiani</w:t>
            </w:r>
          </w:p>
          <w:p w14:paraId="5086E881" w14:textId="04EBC18C" w:rsidR="00CA4C88" w:rsidRPr="00320CC2" w:rsidRDefault="00CA4C88" w:rsidP="005D7AF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CC2">
              <w:rPr>
                <w:rFonts w:ascii="Times New Roman" w:hAnsi="Times New Roman" w:cs="Times New Roman"/>
              </w:rPr>
              <w:t xml:space="preserve">Role: </w:t>
            </w:r>
            <w:r>
              <w:rPr>
                <w:rFonts w:ascii="Times New Roman" w:hAnsi="Times New Roman" w:cs="Times New Roman"/>
              </w:rPr>
              <w:t xml:space="preserve">Team </w:t>
            </w:r>
            <w:r w:rsidR="00D9348E">
              <w:rPr>
                <w:rFonts w:ascii="Times New Roman" w:hAnsi="Times New Roman" w:cs="Times New Roman"/>
              </w:rPr>
              <w:t>Secretary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A0FDD9" w14:textId="5987BDFE" w:rsidR="00320CC2" w:rsidRDefault="00320CC2" w:rsidP="005D7AF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CC2">
              <w:rPr>
                <w:rFonts w:ascii="Times New Roman" w:hAnsi="Times New Roman" w:cs="Times New Roman"/>
              </w:rPr>
              <w:t xml:space="preserve">Full name: </w:t>
            </w:r>
            <w:r w:rsidR="00DA03B4">
              <w:rPr>
                <w:rFonts w:ascii="Times New Roman" w:hAnsi="Times New Roman" w:cs="Times New Roman"/>
              </w:rPr>
              <w:t>Jo</w:t>
            </w:r>
            <w:r w:rsidR="00201F04" w:rsidRPr="00201F04">
              <w:rPr>
                <w:rFonts w:ascii="Times New Roman" w:hAnsi="Times New Roman" w:cs="Times New Roman"/>
              </w:rPr>
              <w:t>ã</w:t>
            </w:r>
            <w:r w:rsidR="009714A5">
              <w:rPr>
                <w:rFonts w:ascii="Times New Roman" w:hAnsi="Times New Roman" w:cs="Times New Roman"/>
              </w:rPr>
              <w:t>o Pedro Moro Machado</w:t>
            </w:r>
          </w:p>
          <w:p w14:paraId="26345C55" w14:textId="48CDDBB7" w:rsidR="00934BBA" w:rsidRPr="00320CC2" w:rsidRDefault="009C07DA" w:rsidP="005D7AF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CC2">
              <w:rPr>
                <w:rFonts w:ascii="Times New Roman" w:hAnsi="Times New Roman" w:cs="Times New Roman"/>
              </w:rPr>
              <w:t xml:space="preserve">Role: </w:t>
            </w:r>
            <w:r>
              <w:rPr>
                <w:rFonts w:ascii="Times New Roman" w:hAnsi="Times New Roman" w:cs="Times New Roman"/>
              </w:rPr>
              <w:t xml:space="preserve">Team </w:t>
            </w:r>
            <w:r w:rsidR="00934BBA">
              <w:rPr>
                <w:rFonts w:ascii="Times New Roman" w:hAnsi="Times New Roman" w:cs="Times New Roman"/>
              </w:rPr>
              <w:t>Leader</w:t>
            </w:r>
          </w:p>
        </w:tc>
      </w:tr>
    </w:tbl>
    <w:p w14:paraId="0AB77EE8" w14:textId="7A3404D2" w:rsidR="00320CC2" w:rsidRPr="00320CC2" w:rsidRDefault="00320CC2" w:rsidP="005B66A6">
      <w:pPr>
        <w:widowControl w:val="0"/>
        <w:spacing w:line="240" w:lineRule="auto"/>
        <w:jc w:val="both"/>
        <w:rPr>
          <w:rFonts w:ascii="Times New Roman" w:hAnsi="Times New Roman" w:cs="Times New Roman"/>
        </w:rPr>
      </w:pPr>
    </w:p>
    <w:p w14:paraId="3C8C49AC" w14:textId="69167151" w:rsidR="00320CC2" w:rsidRPr="00320CC2" w:rsidRDefault="004D34B9" w:rsidP="005B66A6">
      <w:pPr>
        <w:widowControl w:val="0"/>
        <w:spacing w:line="240" w:lineRule="auto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1" behindDoc="1" locked="0" layoutInCell="1" allowOverlap="1" wp14:anchorId="6D9C07B7" wp14:editId="4A0AD6D6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1440180" cy="342900"/>
            <wp:effectExtent l="0" t="0" r="7620" b="0"/>
            <wp:wrapTight wrapText="bothSides">
              <wp:wrapPolygon edited="0">
                <wp:start x="0" y="0"/>
                <wp:lineTo x="0" y="14400"/>
                <wp:lineTo x="9143" y="20400"/>
                <wp:lineTo x="16000" y="20400"/>
                <wp:lineTo x="21429" y="16800"/>
                <wp:lineTo x="21429" y="1200"/>
                <wp:lineTo x="17429" y="0"/>
                <wp:lineTo x="0" y="0"/>
              </wp:wrapPolygon>
            </wp:wrapTight>
            <wp:docPr id="1791992335" name="Picture 9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92335" name="Picture 9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8349AE" w14:textId="6AF40506" w:rsidR="267C1F02" w:rsidRDefault="267C1F02" w:rsidP="05E9F295">
      <w:pPr>
        <w:widowControl w:val="0"/>
        <w:spacing w:line="240" w:lineRule="auto"/>
        <w:jc w:val="both"/>
        <w:rPr>
          <w:rFonts w:ascii="cursive" w:eastAsia="cursive" w:hAnsi="cursive" w:cs="cursive"/>
          <w:sz w:val="32"/>
          <w:szCs w:val="32"/>
        </w:rPr>
      </w:pPr>
      <w:r w:rsidRPr="1CEEA801">
        <w:rPr>
          <w:rFonts w:ascii="cursive" w:eastAsia="cursive" w:hAnsi="cursive" w:cs="cursive"/>
          <w:sz w:val="32"/>
          <w:szCs w:val="32"/>
        </w:rPr>
        <w:t>Lorenzo Nocivelli 😎</w:t>
      </w:r>
    </w:p>
    <w:p w14:paraId="1043F22A" w14:textId="675EFA2E" w:rsidR="45484F2C" w:rsidRDefault="45484F2C" w:rsidP="1CEEA801">
      <w:pPr>
        <w:widowControl w:val="0"/>
        <w:spacing w:line="240" w:lineRule="auto"/>
        <w:jc w:val="both"/>
        <w:rPr>
          <w:rFonts w:ascii="Courier New" w:eastAsia="Courier New" w:hAnsi="Courier New" w:cs="Courier New"/>
          <w:sz w:val="48"/>
          <w:szCs w:val="48"/>
        </w:rPr>
      </w:pPr>
      <w:r w:rsidRPr="42DF760D">
        <w:rPr>
          <w:rFonts w:ascii="Courier New" w:eastAsia="Courier New" w:hAnsi="Courier New" w:cs="Courier New"/>
          <w:sz w:val="48"/>
          <w:szCs w:val="48"/>
        </w:rPr>
        <w:t>Amin Kiani</w:t>
      </w:r>
    </w:p>
    <w:p w14:paraId="0F716AF4" w14:textId="123C553A" w:rsidR="00E26B2F" w:rsidRDefault="4148C69A" w:rsidP="777FF0B8">
      <w:pPr>
        <w:widowControl w:val="0"/>
        <w:spacing w:line="240" w:lineRule="auto"/>
        <w:jc w:val="both"/>
        <w:rPr>
          <w:rFonts w:ascii="cursive" w:eastAsia="cursive" w:hAnsi="cursive" w:cs="cursive"/>
          <w:sz w:val="32"/>
          <w:szCs w:val="32"/>
        </w:rPr>
      </w:pPr>
      <w:r w:rsidRPr="7954AB21">
        <w:rPr>
          <w:rFonts w:ascii="cursive" w:eastAsia="cursive" w:hAnsi="cursive" w:cs="cursive"/>
          <w:sz w:val="32"/>
          <w:szCs w:val="32"/>
        </w:rPr>
        <w:t>João</w:t>
      </w:r>
      <w:r w:rsidRPr="2990358B">
        <w:rPr>
          <w:rFonts w:ascii="cursive" w:eastAsia="cursive" w:hAnsi="cursive" w:cs="cursive"/>
          <w:sz w:val="32"/>
          <w:szCs w:val="32"/>
        </w:rPr>
        <w:t xml:space="preserve"> Pedro Moro</w:t>
      </w:r>
      <w:r w:rsidRPr="02FA0EC2">
        <w:rPr>
          <w:rFonts w:ascii="cursive" w:eastAsia="cursive" w:hAnsi="cursive" w:cs="cursive"/>
          <w:sz w:val="32"/>
          <w:szCs w:val="32"/>
        </w:rPr>
        <w:t xml:space="preserve"> </w:t>
      </w:r>
    </w:p>
    <w:p w14:paraId="3E7F9182" w14:textId="02FA580A" w:rsidR="00E26B2F" w:rsidRPr="00E26B2F" w:rsidRDefault="00E26B2F" w:rsidP="777FF0B8">
      <w:pPr>
        <w:widowControl w:val="0"/>
        <w:spacing w:line="240" w:lineRule="auto"/>
        <w:jc w:val="both"/>
        <w:rPr>
          <w:rFonts w:ascii="Charmonman" w:eastAsia="cursive" w:hAnsi="Charmonman" w:cs="Charmonman"/>
          <w:b/>
          <w:bCs/>
          <w:sz w:val="32"/>
          <w:szCs w:val="32"/>
        </w:rPr>
      </w:pPr>
      <w:r w:rsidRPr="00E26B2F">
        <w:rPr>
          <w:rFonts w:ascii="Charmonman" w:eastAsia="cursive" w:hAnsi="Charmonman" w:cs="Charmonman" w:hint="cs"/>
          <w:b/>
          <w:bCs/>
          <w:sz w:val="32"/>
          <w:szCs w:val="32"/>
        </w:rPr>
        <w:t>Kristian Endrev</w:t>
      </w:r>
    </w:p>
    <w:p w14:paraId="1ADE4C08" w14:textId="567378B7" w:rsidR="00BF2CFC" w:rsidRDefault="63A91669" w:rsidP="003D4B49">
      <w:pPr>
        <w:widowControl w:val="0"/>
        <w:spacing w:line="240" w:lineRule="auto"/>
        <w:rPr>
          <w:rFonts w:ascii="Times New Roman" w:hAnsi="Times New Roman" w:cs="Times New Roman"/>
        </w:rPr>
      </w:pPr>
      <w:r w:rsidRPr="7954AB21">
        <w:rPr>
          <w:rFonts w:ascii="Cochocib Script Latin Pro" w:eastAsia="Cochocib Script Latin Pro" w:hAnsi="Cochocib Script Latin Pro" w:cs="Cochocib Script Latin Pro"/>
          <w:sz w:val="36"/>
          <w:szCs w:val="36"/>
        </w:rPr>
        <w:t>Oleksii</w:t>
      </w:r>
      <w:r w:rsidR="003D4B49" w:rsidRPr="7954AB21">
        <w:rPr>
          <w:rFonts w:ascii="Cochocib Script Latin Pro" w:eastAsia="Cochocib Script Latin Pro" w:hAnsi="Cochocib Script Latin Pro" w:cs="Cochocib Script Latin Pro"/>
          <w:sz w:val="36"/>
          <w:szCs w:val="36"/>
        </w:rPr>
        <w:t xml:space="preserve"> </w:t>
      </w:r>
      <w:r w:rsidRPr="7954AB21">
        <w:rPr>
          <w:rFonts w:ascii="Cochocib Script Latin Pro" w:eastAsia="Cochocib Script Latin Pro" w:hAnsi="Cochocib Script Latin Pro" w:cs="Cochocib Script Latin Pro"/>
          <w:sz w:val="36"/>
          <w:szCs w:val="36"/>
        </w:rPr>
        <w:t>Khomiak</w:t>
      </w:r>
      <w:r>
        <w:br/>
      </w:r>
    </w:p>
    <w:sectPr w:rsidR="00BF2C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85881" w14:textId="77777777" w:rsidR="00275265" w:rsidRDefault="00275265" w:rsidP="00F64272">
      <w:pPr>
        <w:spacing w:after="0" w:line="240" w:lineRule="auto"/>
      </w:pPr>
      <w:r>
        <w:separator/>
      </w:r>
    </w:p>
  </w:endnote>
  <w:endnote w:type="continuationSeparator" w:id="0">
    <w:p w14:paraId="418D8EEC" w14:textId="77777777" w:rsidR="00275265" w:rsidRDefault="00275265" w:rsidP="00F642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ursive">
    <w:altName w:val="Cambria"/>
    <w:panose1 w:val="00000000000000000000"/>
    <w:charset w:val="00"/>
    <w:family w:val="roman"/>
    <w:notTrueType/>
    <w:pitch w:val="default"/>
  </w:font>
  <w:font w:name="Charmonman">
    <w:charset w:val="DE"/>
    <w:family w:val="auto"/>
    <w:pitch w:val="variable"/>
    <w:sig w:usb0="21000007" w:usb1="00000001" w:usb2="00000000" w:usb3="00000000" w:csb0="00010193" w:csb1="00000000"/>
  </w:font>
  <w:font w:name="Cochocib Script Latin Pro">
    <w:charset w:val="EE"/>
    <w:family w:val="auto"/>
    <w:pitch w:val="variable"/>
    <w:sig w:usb0="A00000AF" w:usb1="5000004A" w:usb2="00000000" w:usb3="00000000" w:csb0="0000009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197615600"/>
      <w:docPartObj>
        <w:docPartGallery w:val="Page Numbers (Bottom of Page)"/>
        <w:docPartUnique/>
      </w:docPartObj>
    </w:sdtPr>
    <w:sdtContent>
      <w:p w14:paraId="3CFB0716" w14:textId="49591396" w:rsidR="00F64272" w:rsidRPr="00F64272" w:rsidRDefault="00F64272" w:rsidP="00F64272">
        <w:pPr>
          <w:pStyle w:val="Footer"/>
          <w:jc w:val="center"/>
          <w:rPr>
            <w:rFonts w:ascii="Times New Roman" w:hAnsi="Times New Roman" w:cs="Times New Roman"/>
          </w:rPr>
        </w:pPr>
        <w:r w:rsidRPr="00F64272">
          <w:rPr>
            <w:rFonts w:ascii="Times New Roman" w:hAnsi="Times New Roman" w:cs="Times New Roman"/>
          </w:rPr>
          <w:fldChar w:fldCharType="begin"/>
        </w:r>
        <w:r w:rsidRPr="00F64272">
          <w:rPr>
            <w:rFonts w:ascii="Times New Roman" w:hAnsi="Times New Roman" w:cs="Times New Roman"/>
          </w:rPr>
          <w:instrText>PAGE   \* MERGEFORMAT</w:instrText>
        </w:r>
        <w:r w:rsidRPr="00F64272">
          <w:rPr>
            <w:rFonts w:ascii="Times New Roman" w:hAnsi="Times New Roman" w:cs="Times New Roman"/>
          </w:rPr>
          <w:fldChar w:fldCharType="separate"/>
        </w:r>
        <w:r w:rsidRPr="00F64272">
          <w:rPr>
            <w:rFonts w:ascii="Times New Roman" w:hAnsi="Times New Roman" w:cs="Times New Roman"/>
          </w:rPr>
          <w:t>2</w:t>
        </w:r>
        <w:r w:rsidRPr="00F64272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D5F9F" w14:textId="77777777" w:rsidR="00275265" w:rsidRDefault="00275265" w:rsidP="00F64272">
      <w:pPr>
        <w:spacing w:after="0" w:line="240" w:lineRule="auto"/>
      </w:pPr>
      <w:r>
        <w:separator/>
      </w:r>
    </w:p>
  </w:footnote>
  <w:footnote w:type="continuationSeparator" w:id="0">
    <w:p w14:paraId="1DAE03B7" w14:textId="77777777" w:rsidR="00275265" w:rsidRDefault="00275265" w:rsidP="00F642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CF9"/>
    <w:multiLevelType w:val="hybridMultilevel"/>
    <w:tmpl w:val="D48A4CC4"/>
    <w:lvl w:ilvl="0" w:tplc="179E6EA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6301A"/>
    <w:multiLevelType w:val="hybridMultilevel"/>
    <w:tmpl w:val="4A68DC8A"/>
    <w:lvl w:ilvl="0" w:tplc="8E8C30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A167A"/>
    <w:multiLevelType w:val="multilevel"/>
    <w:tmpl w:val="EA04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50666"/>
    <w:multiLevelType w:val="hybridMultilevel"/>
    <w:tmpl w:val="DE5630C4"/>
    <w:lvl w:ilvl="0" w:tplc="6B668146">
      <w:start w:val="1"/>
      <w:numFmt w:val="upperRoman"/>
      <w:lvlText w:val="%1."/>
      <w:lvlJc w:val="left"/>
      <w:pPr>
        <w:ind w:left="1080" w:hanging="720"/>
      </w:pPr>
      <w:rPr>
        <w:rFonts w:hint="default"/>
        <w:sz w:val="28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AD7EED"/>
    <w:multiLevelType w:val="multilevel"/>
    <w:tmpl w:val="33D0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F293B"/>
    <w:multiLevelType w:val="multilevel"/>
    <w:tmpl w:val="D35C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D7CDD"/>
    <w:multiLevelType w:val="hybridMultilevel"/>
    <w:tmpl w:val="6E120360"/>
    <w:lvl w:ilvl="0" w:tplc="A80A08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6321B2"/>
    <w:multiLevelType w:val="multilevel"/>
    <w:tmpl w:val="BAB8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F5DF8"/>
    <w:multiLevelType w:val="hybridMultilevel"/>
    <w:tmpl w:val="9516F2DA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A5B475F"/>
    <w:multiLevelType w:val="multilevel"/>
    <w:tmpl w:val="881E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262013">
    <w:abstractNumId w:val="6"/>
  </w:num>
  <w:num w:numId="2" w16cid:durableId="1823543802">
    <w:abstractNumId w:val="1"/>
  </w:num>
  <w:num w:numId="3" w16cid:durableId="248126564">
    <w:abstractNumId w:val="8"/>
  </w:num>
  <w:num w:numId="4" w16cid:durableId="2067530399">
    <w:abstractNumId w:val="3"/>
  </w:num>
  <w:num w:numId="5" w16cid:durableId="1460685883">
    <w:abstractNumId w:val="7"/>
  </w:num>
  <w:num w:numId="6" w16cid:durableId="522668960">
    <w:abstractNumId w:val="4"/>
  </w:num>
  <w:num w:numId="7" w16cid:durableId="1244493263">
    <w:abstractNumId w:val="9"/>
  </w:num>
  <w:num w:numId="8" w16cid:durableId="318269872">
    <w:abstractNumId w:val="5"/>
  </w:num>
  <w:num w:numId="9" w16cid:durableId="1851527213">
    <w:abstractNumId w:val="2"/>
  </w:num>
  <w:num w:numId="10" w16cid:durableId="1468474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1A"/>
    <w:rsid w:val="00000338"/>
    <w:rsid w:val="00002E8A"/>
    <w:rsid w:val="00004721"/>
    <w:rsid w:val="000163B6"/>
    <w:rsid w:val="00023A58"/>
    <w:rsid w:val="000311D3"/>
    <w:rsid w:val="0003132A"/>
    <w:rsid w:val="0004197F"/>
    <w:rsid w:val="0004439E"/>
    <w:rsid w:val="00045BB8"/>
    <w:rsid w:val="000461F4"/>
    <w:rsid w:val="000468B3"/>
    <w:rsid w:val="00060C54"/>
    <w:rsid w:val="00063019"/>
    <w:rsid w:val="0006399E"/>
    <w:rsid w:val="0007693D"/>
    <w:rsid w:val="000814C0"/>
    <w:rsid w:val="000824AB"/>
    <w:rsid w:val="00082F69"/>
    <w:rsid w:val="0009617A"/>
    <w:rsid w:val="000A49B7"/>
    <w:rsid w:val="000B08C6"/>
    <w:rsid w:val="000B26A9"/>
    <w:rsid w:val="000B433E"/>
    <w:rsid w:val="000B7633"/>
    <w:rsid w:val="000C21C6"/>
    <w:rsid w:val="000C4527"/>
    <w:rsid w:val="000E2D5B"/>
    <w:rsid w:val="000E4CC4"/>
    <w:rsid w:val="000F148D"/>
    <w:rsid w:val="000F261C"/>
    <w:rsid w:val="000F412D"/>
    <w:rsid w:val="000F5D89"/>
    <w:rsid w:val="000F67CC"/>
    <w:rsid w:val="00106943"/>
    <w:rsid w:val="0011505C"/>
    <w:rsid w:val="0012733A"/>
    <w:rsid w:val="00145FC9"/>
    <w:rsid w:val="00147BA1"/>
    <w:rsid w:val="00152F32"/>
    <w:rsid w:val="00153A87"/>
    <w:rsid w:val="001553DD"/>
    <w:rsid w:val="001576E4"/>
    <w:rsid w:val="00171C1D"/>
    <w:rsid w:val="00175E5B"/>
    <w:rsid w:val="001852C5"/>
    <w:rsid w:val="00190434"/>
    <w:rsid w:val="00190863"/>
    <w:rsid w:val="001A06E5"/>
    <w:rsid w:val="001A7BB9"/>
    <w:rsid w:val="001B0C24"/>
    <w:rsid w:val="001D1C1B"/>
    <w:rsid w:val="001D2B6A"/>
    <w:rsid w:val="001E2340"/>
    <w:rsid w:val="001E731A"/>
    <w:rsid w:val="0020001F"/>
    <w:rsid w:val="00201F04"/>
    <w:rsid w:val="002024E6"/>
    <w:rsid w:val="002315DA"/>
    <w:rsid w:val="00232408"/>
    <w:rsid w:val="00235A8E"/>
    <w:rsid w:val="00237349"/>
    <w:rsid w:val="00242E38"/>
    <w:rsid w:val="00247D64"/>
    <w:rsid w:val="002621F4"/>
    <w:rsid w:val="002711D6"/>
    <w:rsid w:val="00275265"/>
    <w:rsid w:val="00275F24"/>
    <w:rsid w:val="002762AB"/>
    <w:rsid w:val="00280AA4"/>
    <w:rsid w:val="002831C6"/>
    <w:rsid w:val="002A037F"/>
    <w:rsid w:val="002A1A39"/>
    <w:rsid w:val="002B18F1"/>
    <w:rsid w:val="002B4DD1"/>
    <w:rsid w:val="002B7BD1"/>
    <w:rsid w:val="002B7D1C"/>
    <w:rsid w:val="002C78D2"/>
    <w:rsid w:val="003010BE"/>
    <w:rsid w:val="00311EC0"/>
    <w:rsid w:val="00320CC2"/>
    <w:rsid w:val="00320F5F"/>
    <w:rsid w:val="00327741"/>
    <w:rsid w:val="003361FA"/>
    <w:rsid w:val="00337222"/>
    <w:rsid w:val="00340612"/>
    <w:rsid w:val="00351A23"/>
    <w:rsid w:val="00353A87"/>
    <w:rsid w:val="003639BB"/>
    <w:rsid w:val="003663F9"/>
    <w:rsid w:val="003A09B2"/>
    <w:rsid w:val="003A2CEC"/>
    <w:rsid w:val="003A3038"/>
    <w:rsid w:val="003A4060"/>
    <w:rsid w:val="003A40B9"/>
    <w:rsid w:val="003A4DDC"/>
    <w:rsid w:val="003A6B8B"/>
    <w:rsid w:val="003D24DB"/>
    <w:rsid w:val="003D4B49"/>
    <w:rsid w:val="003E0F94"/>
    <w:rsid w:val="003E58D8"/>
    <w:rsid w:val="00421C99"/>
    <w:rsid w:val="00426AFC"/>
    <w:rsid w:val="004276A7"/>
    <w:rsid w:val="004364CB"/>
    <w:rsid w:val="00455079"/>
    <w:rsid w:val="00457DCA"/>
    <w:rsid w:val="004644E8"/>
    <w:rsid w:val="00471B8D"/>
    <w:rsid w:val="00484283"/>
    <w:rsid w:val="004952F3"/>
    <w:rsid w:val="00496D34"/>
    <w:rsid w:val="004975C3"/>
    <w:rsid w:val="004A15D1"/>
    <w:rsid w:val="004B0D87"/>
    <w:rsid w:val="004B5479"/>
    <w:rsid w:val="004D3404"/>
    <w:rsid w:val="004D34B9"/>
    <w:rsid w:val="004E2AC5"/>
    <w:rsid w:val="004F0FFE"/>
    <w:rsid w:val="00504C71"/>
    <w:rsid w:val="0052082C"/>
    <w:rsid w:val="005409E1"/>
    <w:rsid w:val="00545001"/>
    <w:rsid w:val="005546A3"/>
    <w:rsid w:val="005716B5"/>
    <w:rsid w:val="005721A7"/>
    <w:rsid w:val="00574809"/>
    <w:rsid w:val="0057659B"/>
    <w:rsid w:val="00585C12"/>
    <w:rsid w:val="005B04B3"/>
    <w:rsid w:val="005B66A6"/>
    <w:rsid w:val="005C0777"/>
    <w:rsid w:val="005C5248"/>
    <w:rsid w:val="005D3E2A"/>
    <w:rsid w:val="005D47A2"/>
    <w:rsid w:val="005D7AF4"/>
    <w:rsid w:val="005E1102"/>
    <w:rsid w:val="005E1A19"/>
    <w:rsid w:val="005E4C58"/>
    <w:rsid w:val="005F0C44"/>
    <w:rsid w:val="006026FF"/>
    <w:rsid w:val="0060310F"/>
    <w:rsid w:val="00616ABC"/>
    <w:rsid w:val="00632891"/>
    <w:rsid w:val="00642CE3"/>
    <w:rsid w:val="006546E1"/>
    <w:rsid w:val="00666812"/>
    <w:rsid w:val="0067088F"/>
    <w:rsid w:val="0069052E"/>
    <w:rsid w:val="006934EF"/>
    <w:rsid w:val="006D4340"/>
    <w:rsid w:val="006E270E"/>
    <w:rsid w:val="00703254"/>
    <w:rsid w:val="00703E23"/>
    <w:rsid w:val="0070598B"/>
    <w:rsid w:val="00707095"/>
    <w:rsid w:val="00726313"/>
    <w:rsid w:val="0073308E"/>
    <w:rsid w:val="00734ABA"/>
    <w:rsid w:val="007476CE"/>
    <w:rsid w:val="007524CD"/>
    <w:rsid w:val="007603F7"/>
    <w:rsid w:val="0076514E"/>
    <w:rsid w:val="007660A8"/>
    <w:rsid w:val="00774AE3"/>
    <w:rsid w:val="007757EB"/>
    <w:rsid w:val="00777E6E"/>
    <w:rsid w:val="00781394"/>
    <w:rsid w:val="00786D8D"/>
    <w:rsid w:val="007909D1"/>
    <w:rsid w:val="007913D8"/>
    <w:rsid w:val="007A3FE6"/>
    <w:rsid w:val="007B15CE"/>
    <w:rsid w:val="007B4683"/>
    <w:rsid w:val="007D2D02"/>
    <w:rsid w:val="007D6DE8"/>
    <w:rsid w:val="007E22EE"/>
    <w:rsid w:val="007E7262"/>
    <w:rsid w:val="007F1679"/>
    <w:rsid w:val="00806710"/>
    <w:rsid w:val="008075E4"/>
    <w:rsid w:val="00812DBE"/>
    <w:rsid w:val="00825A85"/>
    <w:rsid w:val="00836931"/>
    <w:rsid w:val="008400B8"/>
    <w:rsid w:val="00844DE8"/>
    <w:rsid w:val="0085060A"/>
    <w:rsid w:val="00860BAB"/>
    <w:rsid w:val="00872A75"/>
    <w:rsid w:val="00872CF4"/>
    <w:rsid w:val="00884F02"/>
    <w:rsid w:val="008913F0"/>
    <w:rsid w:val="00894239"/>
    <w:rsid w:val="0089700D"/>
    <w:rsid w:val="008970E4"/>
    <w:rsid w:val="008A1658"/>
    <w:rsid w:val="008B702D"/>
    <w:rsid w:val="008C2136"/>
    <w:rsid w:val="008C54D6"/>
    <w:rsid w:val="008F79B2"/>
    <w:rsid w:val="0090138D"/>
    <w:rsid w:val="00901E79"/>
    <w:rsid w:val="009175E3"/>
    <w:rsid w:val="00931A3D"/>
    <w:rsid w:val="00934BBA"/>
    <w:rsid w:val="0093617B"/>
    <w:rsid w:val="00947D66"/>
    <w:rsid w:val="009524F4"/>
    <w:rsid w:val="00957E76"/>
    <w:rsid w:val="009631BB"/>
    <w:rsid w:val="009714A5"/>
    <w:rsid w:val="009924AF"/>
    <w:rsid w:val="009B4564"/>
    <w:rsid w:val="009B6586"/>
    <w:rsid w:val="009C07DA"/>
    <w:rsid w:val="009C0FBB"/>
    <w:rsid w:val="009D62B6"/>
    <w:rsid w:val="009D7CCA"/>
    <w:rsid w:val="009E539B"/>
    <w:rsid w:val="009F6F33"/>
    <w:rsid w:val="00A014C5"/>
    <w:rsid w:val="00A124C8"/>
    <w:rsid w:val="00A21753"/>
    <w:rsid w:val="00A220A2"/>
    <w:rsid w:val="00A2592D"/>
    <w:rsid w:val="00A36A9E"/>
    <w:rsid w:val="00A5108B"/>
    <w:rsid w:val="00A514BF"/>
    <w:rsid w:val="00A56FCD"/>
    <w:rsid w:val="00A63021"/>
    <w:rsid w:val="00A73F6B"/>
    <w:rsid w:val="00A743A8"/>
    <w:rsid w:val="00A8541A"/>
    <w:rsid w:val="00AA203A"/>
    <w:rsid w:val="00AA48A1"/>
    <w:rsid w:val="00AA6325"/>
    <w:rsid w:val="00AB05B4"/>
    <w:rsid w:val="00AB4137"/>
    <w:rsid w:val="00AC2740"/>
    <w:rsid w:val="00AC5DCA"/>
    <w:rsid w:val="00AD0091"/>
    <w:rsid w:val="00AE479E"/>
    <w:rsid w:val="00AE6480"/>
    <w:rsid w:val="00B05386"/>
    <w:rsid w:val="00B075CD"/>
    <w:rsid w:val="00B345A8"/>
    <w:rsid w:val="00B35021"/>
    <w:rsid w:val="00B51985"/>
    <w:rsid w:val="00B52253"/>
    <w:rsid w:val="00B54275"/>
    <w:rsid w:val="00B64469"/>
    <w:rsid w:val="00B70E19"/>
    <w:rsid w:val="00B74111"/>
    <w:rsid w:val="00B76F8B"/>
    <w:rsid w:val="00B87185"/>
    <w:rsid w:val="00B97457"/>
    <w:rsid w:val="00BA75F7"/>
    <w:rsid w:val="00BB2A3B"/>
    <w:rsid w:val="00BB62C7"/>
    <w:rsid w:val="00BC6DC0"/>
    <w:rsid w:val="00BD0BB8"/>
    <w:rsid w:val="00BD2E0A"/>
    <w:rsid w:val="00BE14E8"/>
    <w:rsid w:val="00BE2767"/>
    <w:rsid w:val="00BF2CFC"/>
    <w:rsid w:val="00C00958"/>
    <w:rsid w:val="00C03C75"/>
    <w:rsid w:val="00C047BA"/>
    <w:rsid w:val="00C064DD"/>
    <w:rsid w:val="00C16A63"/>
    <w:rsid w:val="00C16BB0"/>
    <w:rsid w:val="00C1764A"/>
    <w:rsid w:val="00C30F70"/>
    <w:rsid w:val="00C40E3C"/>
    <w:rsid w:val="00C47E61"/>
    <w:rsid w:val="00C57325"/>
    <w:rsid w:val="00C57C24"/>
    <w:rsid w:val="00C6434C"/>
    <w:rsid w:val="00C75D63"/>
    <w:rsid w:val="00CA1D1C"/>
    <w:rsid w:val="00CA337A"/>
    <w:rsid w:val="00CA4AFD"/>
    <w:rsid w:val="00CA4C88"/>
    <w:rsid w:val="00CA5069"/>
    <w:rsid w:val="00CA783D"/>
    <w:rsid w:val="00CB301F"/>
    <w:rsid w:val="00CB3D82"/>
    <w:rsid w:val="00CC205E"/>
    <w:rsid w:val="00CD2815"/>
    <w:rsid w:val="00CD4F13"/>
    <w:rsid w:val="00CE3146"/>
    <w:rsid w:val="00CE5F68"/>
    <w:rsid w:val="00CF0066"/>
    <w:rsid w:val="00CF5CB7"/>
    <w:rsid w:val="00CF782C"/>
    <w:rsid w:val="00D20004"/>
    <w:rsid w:val="00D35ACA"/>
    <w:rsid w:val="00D37E8D"/>
    <w:rsid w:val="00D430B4"/>
    <w:rsid w:val="00D452AB"/>
    <w:rsid w:val="00D52AC9"/>
    <w:rsid w:val="00D53764"/>
    <w:rsid w:val="00D66B33"/>
    <w:rsid w:val="00D72FCB"/>
    <w:rsid w:val="00D741BD"/>
    <w:rsid w:val="00D81A56"/>
    <w:rsid w:val="00D83C65"/>
    <w:rsid w:val="00D8693D"/>
    <w:rsid w:val="00D9348E"/>
    <w:rsid w:val="00D945BE"/>
    <w:rsid w:val="00DA03B4"/>
    <w:rsid w:val="00DB1303"/>
    <w:rsid w:val="00DB66F4"/>
    <w:rsid w:val="00DC11EB"/>
    <w:rsid w:val="00DC68F1"/>
    <w:rsid w:val="00DC725F"/>
    <w:rsid w:val="00DD193D"/>
    <w:rsid w:val="00DD6721"/>
    <w:rsid w:val="00DF0FFE"/>
    <w:rsid w:val="00DF1045"/>
    <w:rsid w:val="00DF447B"/>
    <w:rsid w:val="00DF4A44"/>
    <w:rsid w:val="00E0592B"/>
    <w:rsid w:val="00E05944"/>
    <w:rsid w:val="00E12795"/>
    <w:rsid w:val="00E130C6"/>
    <w:rsid w:val="00E1332C"/>
    <w:rsid w:val="00E26928"/>
    <w:rsid w:val="00E26B2F"/>
    <w:rsid w:val="00E271F1"/>
    <w:rsid w:val="00E27F0C"/>
    <w:rsid w:val="00E30EF8"/>
    <w:rsid w:val="00E33989"/>
    <w:rsid w:val="00E3614F"/>
    <w:rsid w:val="00E6119A"/>
    <w:rsid w:val="00E70FB0"/>
    <w:rsid w:val="00E765F2"/>
    <w:rsid w:val="00E7753A"/>
    <w:rsid w:val="00E846AE"/>
    <w:rsid w:val="00EB48F4"/>
    <w:rsid w:val="00EB5935"/>
    <w:rsid w:val="00EB67E9"/>
    <w:rsid w:val="00EC1291"/>
    <w:rsid w:val="00EC4372"/>
    <w:rsid w:val="00ED11EA"/>
    <w:rsid w:val="00ED2F5D"/>
    <w:rsid w:val="00ED5E52"/>
    <w:rsid w:val="00EE5EFD"/>
    <w:rsid w:val="00EE6354"/>
    <w:rsid w:val="00F14BBF"/>
    <w:rsid w:val="00F30C34"/>
    <w:rsid w:val="00F374F1"/>
    <w:rsid w:val="00F4104E"/>
    <w:rsid w:val="00F41924"/>
    <w:rsid w:val="00F45837"/>
    <w:rsid w:val="00F459AA"/>
    <w:rsid w:val="00F46D27"/>
    <w:rsid w:val="00F47380"/>
    <w:rsid w:val="00F51525"/>
    <w:rsid w:val="00F537DF"/>
    <w:rsid w:val="00F54E59"/>
    <w:rsid w:val="00F600C4"/>
    <w:rsid w:val="00F61E6F"/>
    <w:rsid w:val="00F64272"/>
    <w:rsid w:val="00F64B90"/>
    <w:rsid w:val="00F70095"/>
    <w:rsid w:val="00F80928"/>
    <w:rsid w:val="00F938D3"/>
    <w:rsid w:val="00FB3449"/>
    <w:rsid w:val="00FC423F"/>
    <w:rsid w:val="00FC4AE5"/>
    <w:rsid w:val="00FD36F5"/>
    <w:rsid w:val="00FE27B1"/>
    <w:rsid w:val="00FE340C"/>
    <w:rsid w:val="00FE5833"/>
    <w:rsid w:val="00FF12CA"/>
    <w:rsid w:val="00FF6DDA"/>
    <w:rsid w:val="012FE818"/>
    <w:rsid w:val="020BA81C"/>
    <w:rsid w:val="02D56785"/>
    <w:rsid w:val="02FA0EC2"/>
    <w:rsid w:val="05E9F295"/>
    <w:rsid w:val="09B26CE7"/>
    <w:rsid w:val="0C7D5269"/>
    <w:rsid w:val="0CD349BE"/>
    <w:rsid w:val="0DE1BEE9"/>
    <w:rsid w:val="108BA062"/>
    <w:rsid w:val="149123B6"/>
    <w:rsid w:val="179ABABA"/>
    <w:rsid w:val="18723E61"/>
    <w:rsid w:val="1B9FF621"/>
    <w:rsid w:val="1C60B0AB"/>
    <w:rsid w:val="1CEEA801"/>
    <w:rsid w:val="1DDA75E1"/>
    <w:rsid w:val="1DDC4946"/>
    <w:rsid w:val="1FC44DB7"/>
    <w:rsid w:val="20E64E64"/>
    <w:rsid w:val="22035430"/>
    <w:rsid w:val="24575473"/>
    <w:rsid w:val="24ED55B5"/>
    <w:rsid w:val="251C4D0C"/>
    <w:rsid w:val="267C1F02"/>
    <w:rsid w:val="287BA7FA"/>
    <w:rsid w:val="2931DA94"/>
    <w:rsid w:val="2990358B"/>
    <w:rsid w:val="2D5292BE"/>
    <w:rsid w:val="2E9D2288"/>
    <w:rsid w:val="33211D7C"/>
    <w:rsid w:val="33D913E1"/>
    <w:rsid w:val="34620F40"/>
    <w:rsid w:val="3785C37D"/>
    <w:rsid w:val="37B9C549"/>
    <w:rsid w:val="38A02AF7"/>
    <w:rsid w:val="3A15EBE9"/>
    <w:rsid w:val="3CD149F5"/>
    <w:rsid w:val="3EB11646"/>
    <w:rsid w:val="40F942D5"/>
    <w:rsid w:val="413A4573"/>
    <w:rsid w:val="4148C69A"/>
    <w:rsid w:val="41882795"/>
    <w:rsid w:val="424BA02A"/>
    <w:rsid w:val="4278CC8A"/>
    <w:rsid w:val="42DF760D"/>
    <w:rsid w:val="43715D67"/>
    <w:rsid w:val="437FB8F5"/>
    <w:rsid w:val="44180FC4"/>
    <w:rsid w:val="45484F2C"/>
    <w:rsid w:val="470EEBE1"/>
    <w:rsid w:val="48882202"/>
    <w:rsid w:val="49331394"/>
    <w:rsid w:val="4A4A1482"/>
    <w:rsid w:val="4A59C17D"/>
    <w:rsid w:val="4CB20D94"/>
    <w:rsid w:val="4D1DDD75"/>
    <w:rsid w:val="4F8C1796"/>
    <w:rsid w:val="546D6340"/>
    <w:rsid w:val="553429CA"/>
    <w:rsid w:val="56889A95"/>
    <w:rsid w:val="5784F7C4"/>
    <w:rsid w:val="58D64CB6"/>
    <w:rsid w:val="58E17363"/>
    <w:rsid w:val="5C674FE3"/>
    <w:rsid w:val="5E4E6A0C"/>
    <w:rsid w:val="5E98D315"/>
    <w:rsid w:val="617D1836"/>
    <w:rsid w:val="63A91669"/>
    <w:rsid w:val="6412333F"/>
    <w:rsid w:val="6642D972"/>
    <w:rsid w:val="6A552B97"/>
    <w:rsid w:val="6EB57861"/>
    <w:rsid w:val="72EAD900"/>
    <w:rsid w:val="740562C8"/>
    <w:rsid w:val="777FF0B8"/>
    <w:rsid w:val="77B8BD1B"/>
    <w:rsid w:val="785E7217"/>
    <w:rsid w:val="7954AB21"/>
    <w:rsid w:val="7D58EBC0"/>
    <w:rsid w:val="7DC80BBA"/>
    <w:rsid w:val="7EF5E492"/>
    <w:rsid w:val="7F359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4F277"/>
  <w15:chartTrackingRefBased/>
  <w15:docId w15:val="{78D61CDA-CB5A-4776-8ABD-0425B81B4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41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41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41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41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41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41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41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41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41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85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41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41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85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41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85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41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854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2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642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272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42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272"/>
    <w:rPr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46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46AE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2C0EEE4FC7734CB3F40FBA73703D2B" ma:contentTypeVersion="3" ma:contentTypeDescription="Create a new document." ma:contentTypeScope="" ma:versionID="44d9734867befdb55a869755688a04c2">
  <xsd:schema xmlns:xsd="http://www.w3.org/2001/XMLSchema" xmlns:xs="http://www.w3.org/2001/XMLSchema" xmlns:p="http://schemas.microsoft.com/office/2006/metadata/properties" xmlns:ns2="f2593ed1-7941-4782-9796-dd193f3ced98" targetNamespace="http://schemas.microsoft.com/office/2006/metadata/properties" ma:root="true" ma:fieldsID="61924d5b44ec708e39681400a09323e1" ns2:_="">
    <xsd:import namespace="f2593ed1-7941-4782-9796-dd193f3ced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93ed1-7941-4782-9796-dd193f3ced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00251C-BBD2-4F74-8B39-DA8740515D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593ed1-7941-4782-9796-dd193f3ced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6C6848-796A-4EF7-A4CF-46651818368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8CD41C7-55CA-48D6-BD5F-B4DC5BE281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of Conduct - Y1P3</dc:title>
  <dc:subject/>
  <dc:creator>Réka Szunyogh-Kocsis</dc:creator>
  <cp:keywords/>
  <dc:description/>
  <cp:lastModifiedBy>Réka Szunyogh-Kocsis</cp:lastModifiedBy>
  <cp:revision>214</cp:revision>
  <dcterms:created xsi:type="dcterms:W3CDTF">2025-11-11T08:57:00Z</dcterms:created>
  <dcterms:modified xsi:type="dcterms:W3CDTF">2026-02-13T22:37:00Z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0x010100412C0EEE4FC7734CB3F40FBA73703D2B</vt:lpwstr>
  </property>
</Properties>
</file>